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5B6BA" w14:textId="210DE3FA" w:rsidR="00146969" w:rsidRDefault="00000000">
      <w:pPr>
        <w:pStyle w:val="1"/>
        <w:spacing w:before="0" w:after="300" w:line="240" w:lineRule="auto"/>
        <w:rPr>
          <w:rFonts w:ascii="Montserrat ExtraBold" w:eastAsia="Montserrat ExtraBold" w:hAnsi="Montserrat ExtraBold" w:cs="Montserrat ExtraBold"/>
          <w:color w:val="57068C"/>
          <w:sz w:val="72"/>
          <w:szCs w:val="72"/>
        </w:rPr>
      </w:pPr>
      <w:bookmarkStart w:id="0" w:name="_k2hqfd21h6h1" w:colFirst="0" w:colLast="0"/>
      <w:bookmarkEnd w:id="0"/>
      <w:r>
        <w:rPr>
          <w:rFonts w:ascii="Montserrat ExtraBold" w:eastAsia="Montserrat ExtraBold" w:hAnsi="Montserrat ExtraBold" w:cs="Montserrat ExtraBold"/>
          <w:noProof/>
          <w:color w:val="57068C"/>
          <w:sz w:val="72"/>
          <w:szCs w:val="72"/>
        </w:rPr>
        <w:drawing>
          <wp:anchor distT="685800" distB="685800" distL="685800" distR="685800" simplePos="0" relativeHeight="251658240" behindDoc="0" locked="0" layoutInCell="1" hidden="0" allowOverlap="1" wp14:anchorId="0565B71F" wp14:editId="0565B720">
            <wp:simplePos x="0" y="0"/>
            <wp:positionH relativeFrom="margin">
              <wp:posOffset>0</wp:posOffset>
            </wp:positionH>
            <wp:positionV relativeFrom="margin">
              <wp:posOffset>0</wp:posOffset>
            </wp:positionV>
            <wp:extent cx="5943600" cy="64008"/>
            <wp:effectExtent l="0" t="0" r="0" b="0"/>
            <wp:wrapTopAndBottom distT="685800" distB="685800"/>
            <wp:docPr id="3"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a:stretch>
                      <a:fillRect/>
                    </a:stretch>
                  </pic:blipFill>
                  <pic:spPr>
                    <a:xfrm>
                      <a:off x="0" y="0"/>
                      <a:ext cx="5943600" cy="64008"/>
                    </a:xfrm>
                    <a:prstGeom prst="rect">
                      <a:avLst/>
                    </a:prstGeom>
                    <a:ln/>
                  </pic:spPr>
                </pic:pic>
              </a:graphicData>
            </a:graphic>
          </wp:anchor>
        </w:drawing>
      </w:r>
      <w:r>
        <w:rPr>
          <w:rFonts w:ascii="Montserrat ExtraBold" w:eastAsia="Montserrat ExtraBold" w:hAnsi="Montserrat ExtraBold" w:cs="Montserrat ExtraBold"/>
          <w:noProof/>
          <w:color w:val="57068C"/>
          <w:sz w:val="72"/>
          <w:szCs w:val="72"/>
        </w:rPr>
        <w:drawing>
          <wp:anchor distT="685800" distB="685800" distL="685800" distR="685800" simplePos="0" relativeHeight="251658241" behindDoc="0" locked="0" layoutInCell="1" hidden="0" allowOverlap="1" wp14:anchorId="25D112AE" wp14:editId="25D112AF">
            <wp:simplePos x="0" y="0"/>
            <wp:positionH relativeFrom="margin">
              <wp:posOffset>0</wp:posOffset>
            </wp:positionH>
            <wp:positionV relativeFrom="margin">
              <wp:posOffset>0</wp:posOffset>
            </wp:positionV>
            <wp:extent cx="5943600" cy="64008"/>
            <wp:effectExtent l="0" t="0" r="0" b="0"/>
            <wp:wrapTopAndBottom distT="685800" distB="685800"/>
            <wp:docPr id="170167074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64008"/>
                    </a:xfrm>
                    <a:prstGeom prst="rect">
                      <a:avLst/>
                    </a:prstGeom>
                    <a:ln/>
                  </pic:spPr>
                </pic:pic>
              </a:graphicData>
            </a:graphic>
          </wp:anchor>
        </w:drawing>
      </w:r>
      <w:r>
        <w:rPr>
          <w:rFonts w:ascii="Montserrat ExtraBold" w:eastAsia="Montserrat ExtraBold" w:hAnsi="Montserrat ExtraBold" w:cs="Montserrat ExtraBold"/>
          <w:color w:val="57068C"/>
          <w:sz w:val="72"/>
          <w:szCs w:val="72"/>
        </w:rPr>
        <w:t>Data Structures</w:t>
      </w:r>
    </w:p>
    <w:p w14:paraId="0565B6BB" w14:textId="77777777" w:rsidR="00146969" w:rsidRDefault="00000000">
      <w:pPr>
        <w:pStyle w:val="a3"/>
        <w:rPr>
          <w:rFonts w:ascii="Montserrat Light" w:eastAsia="Montserrat Light" w:hAnsi="Montserrat Light" w:cs="Montserrat Light"/>
          <w:sz w:val="36"/>
          <w:szCs w:val="36"/>
        </w:rPr>
      </w:pPr>
      <w:bookmarkStart w:id="1" w:name="_mqw0o0rssvgi" w:colFirst="0" w:colLast="0"/>
      <w:bookmarkEnd w:id="1"/>
      <w:r>
        <w:rPr>
          <w:rFonts w:ascii="Montserrat Light" w:eastAsia="Montserrat Light" w:hAnsi="Montserrat Light" w:cs="Montserrat Light"/>
          <w:sz w:val="36"/>
          <w:szCs w:val="36"/>
        </w:rPr>
        <w:t>Homework Assignment 6 - Tree</w:t>
      </w:r>
    </w:p>
    <w:p w14:paraId="0565B6BC" w14:textId="77777777" w:rsidR="00146969" w:rsidRDefault="00146969">
      <w:pPr>
        <w:jc w:val="both"/>
        <w:rPr>
          <w:rFonts w:ascii="Montserrat" w:eastAsia="Montserrat" w:hAnsi="Montserrat" w:cs="Montserrat"/>
          <w:b/>
          <w:color w:val="57068C"/>
        </w:rPr>
      </w:pPr>
    </w:p>
    <w:p w14:paraId="0565B6BD" w14:textId="77777777" w:rsidR="00146969" w:rsidRDefault="00146969">
      <w:pPr>
        <w:jc w:val="both"/>
        <w:rPr>
          <w:rFonts w:ascii="Montserrat" w:eastAsia="Montserrat" w:hAnsi="Montserrat" w:cs="Montserrat"/>
          <w:b/>
          <w:color w:val="57068C"/>
        </w:rPr>
      </w:pPr>
    </w:p>
    <w:p w14:paraId="0565B6BE" w14:textId="77777777" w:rsidR="00146969" w:rsidRDefault="00146969">
      <w:pPr>
        <w:jc w:val="both"/>
        <w:rPr>
          <w:rFonts w:ascii="Montserrat" w:eastAsia="Montserrat" w:hAnsi="Montserrat" w:cs="Montserrat"/>
          <w:b/>
          <w:color w:val="57068C"/>
        </w:rPr>
      </w:pPr>
    </w:p>
    <w:p w14:paraId="0565B6BF" w14:textId="77777777" w:rsidR="00146969" w:rsidRDefault="00146969">
      <w:pPr>
        <w:jc w:val="both"/>
        <w:rPr>
          <w:rFonts w:ascii="Montserrat" w:eastAsia="Montserrat" w:hAnsi="Montserrat" w:cs="Montserrat"/>
          <w:b/>
          <w:color w:val="57068C"/>
        </w:rPr>
      </w:pPr>
    </w:p>
    <w:p w14:paraId="0565B6C0" w14:textId="77777777" w:rsidR="00146969" w:rsidRDefault="00146969">
      <w:pPr>
        <w:jc w:val="both"/>
        <w:rPr>
          <w:rFonts w:ascii="Montserrat" w:eastAsia="Montserrat" w:hAnsi="Montserrat" w:cs="Montserrat"/>
          <w:b/>
          <w:color w:val="57068C"/>
        </w:rPr>
      </w:pPr>
    </w:p>
    <w:p w14:paraId="0565B6C1" w14:textId="77777777" w:rsidR="00146969" w:rsidRDefault="00146969">
      <w:pPr>
        <w:jc w:val="both"/>
        <w:rPr>
          <w:rFonts w:ascii="Montserrat" w:eastAsia="Montserrat" w:hAnsi="Montserrat" w:cs="Montserrat"/>
          <w:b/>
          <w:color w:val="57068C"/>
        </w:rPr>
      </w:pPr>
    </w:p>
    <w:p w14:paraId="0565B6C2" w14:textId="77777777" w:rsidR="00146969" w:rsidRDefault="00146969">
      <w:pPr>
        <w:ind w:left="720"/>
        <w:jc w:val="both"/>
        <w:rPr>
          <w:rFonts w:ascii="Montserrat" w:eastAsia="Montserrat" w:hAnsi="Montserrat" w:cs="Montserrat"/>
          <w:b/>
          <w:color w:val="57068C"/>
        </w:rPr>
      </w:pPr>
    </w:p>
    <w:p w14:paraId="0565B6C3" w14:textId="77777777" w:rsidR="00146969" w:rsidRDefault="00146969">
      <w:pPr>
        <w:ind w:left="720"/>
        <w:jc w:val="both"/>
        <w:rPr>
          <w:rFonts w:ascii="Montserrat" w:eastAsia="Montserrat" w:hAnsi="Montserrat" w:cs="Montserrat"/>
          <w:b/>
          <w:color w:val="57068C"/>
        </w:rPr>
      </w:pPr>
    </w:p>
    <w:p w14:paraId="0565B6C4" w14:textId="77777777" w:rsidR="00146969" w:rsidRDefault="00146969">
      <w:pPr>
        <w:ind w:left="720"/>
        <w:jc w:val="both"/>
        <w:rPr>
          <w:rFonts w:ascii="Montserrat" w:eastAsia="Montserrat" w:hAnsi="Montserrat" w:cs="Montserrat"/>
          <w:b/>
          <w:color w:val="57068C"/>
        </w:rPr>
      </w:pPr>
    </w:p>
    <w:p w14:paraId="0565B6C5" w14:textId="77777777" w:rsidR="00146969" w:rsidRDefault="00146969">
      <w:pPr>
        <w:ind w:left="720"/>
        <w:jc w:val="both"/>
        <w:rPr>
          <w:rFonts w:ascii="Montserrat" w:eastAsia="Montserrat" w:hAnsi="Montserrat" w:cs="Montserrat"/>
          <w:b/>
          <w:color w:val="57068C"/>
        </w:rPr>
      </w:pPr>
    </w:p>
    <w:p w14:paraId="0565B6C6" w14:textId="77777777" w:rsidR="00146969" w:rsidRDefault="00146969">
      <w:pPr>
        <w:ind w:left="720"/>
        <w:jc w:val="both"/>
        <w:rPr>
          <w:rFonts w:ascii="Montserrat" w:eastAsia="Montserrat" w:hAnsi="Montserrat" w:cs="Montserrat"/>
          <w:b/>
          <w:color w:val="57068C"/>
        </w:rPr>
      </w:pPr>
    </w:p>
    <w:p w14:paraId="0565B6C7" w14:textId="77777777" w:rsidR="00146969" w:rsidRDefault="00146969">
      <w:pPr>
        <w:ind w:left="720"/>
        <w:jc w:val="both"/>
        <w:rPr>
          <w:rFonts w:ascii="Montserrat" w:eastAsia="Montserrat" w:hAnsi="Montserrat" w:cs="Montserrat"/>
          <w:b/>
          <w:color w:val="57068C"/>
        </w:rPr>
      </w:pPr>
    </w:p>
    <w:p w14:paraId="0565B6C8" w14:textId="77777777" w:rsidR="00146969" w:rsidRDefault="00146969">
      <w:pPr>
        <w:jc w:val="both"/>
        <w:rPr>
          <w:rFonts w:ascii="Montserrat" w:eastAsia="Montserrat" w:hAnsi="Montserrat" w:cs="Montserrat"/>
          <w:b/>
          <w:color w:val="57068C"/>
        </w:rPr>
      </w:pPr>
    </w:p>
    <w:p w14:paraId="0565B6C9" w14:textId="77777777" w:rsidR="00146969" w:rsidRDefault="00146969">
      <w:pPr>
        <w:jc w:val="both"/>
        <w:rPr>
          <w:rFonts w:ascii="Montserrat" w:eastAsia="Montserrat" w:hAnsi="Montserrat" w:cs="Montserrat"/>
          <w:b/>
          <w:color w:val="57068C"/>
        </w:rPr>
      </w:pPr>
    </w:p>
    <w:p w14:paraId="0565B6CA" w14:textId="77777777" w:rsidR="00146969" w:rsidRDefault="00146969">
      <w:pPr>
        <w:jc w:val="both"/>
        <w:rPr>
          <w:rFonts w:ascii="Montserrat" w:eastAsia="Montserrat" w:hAnsi="Montserrat" w:cs="Montserrat"/>
          <w:b/>
          <w:color w:val="57068C"/>
        </w:rPr>
      </w:pPr>
    </w:p>
    <w:p w14:paraId="0565B6CB" w14:textId="77777777" w:rsidR="00146969" w:rsidRDefault="00146969">
      <w:pPr>
        <w:jc w:val="both"/>
        <w:rPr>
          <w:rFonts w:ascii="Montserrat" w:eastAsia="Montserrat" w:hAnsi="Montserrat" w:cs="Montserrat"/>
          <w:b/>
          <w:color w:val="57068C"/>
        </w:rPr>
      </w:pPr>
    </w:p>
    <w:p w14:paraId="0565B6CC" w14:textId="77777777" w:rsidR="00146969" w:rsidRDefault="00146969">
      <w:pPr>
        <w:jc w:val="both"/>
        <w:rPr>
          <w:rFonts w:ascii="Montserrat" w:eastAsia="Montserrat" w:hAnsi="Montserrat" w:cs="Montserrat"/>
          <w:b/>
          <w:color w:val="57068C"/>
        </w:rPr>
      </w:pPr>
    </w:p>
    <w:p w14:paraId="0565B6CD" w14:textId="77777777" w:rsidR="00146969" w:rsidRDefault="00000000">
      <w:pPr>
        <w:jc w:val="both"/>
        <w:rPr>
          <w:rFonts w:ascii="Montserrat" w:eastAsia="Montserrat" w:hAnsi="Montserrat" w:cs="Montserrat"/>
          <w:i/>
          <w:color w:val="666666"/>
        </w:rPr>
      </w:pPr>
      <w:r>
        <w:rPr>
          <w:rFonts w:ascii="Montserrat" w:eastAsia="Montserrat" w:hAnsi="Montserrat" w:cs="Montserrat"/>
          <w:color w:val="666666"/>
        </w:rPr>
        <w:t>Problem 1 – AST Dump to Tree - 25 Points</w:t>
      </w:r>
    </w:p>
    <w:p w14:paraId="0565B6CE" w14:textId="77777777" w:rsidR="00146969" w:rsidRDefault="00000000">
      <w:pPr>
        <w:jc w:val="both"/>
        <w:rPr>
          <w:rFonts w:ascii="Montserrat" w:eastAsia="Montserrat" w:hAnsi="Montserrat" w:cs="Montserrat"/>
          <w:color w:val="666666"/>
        </w:rPr>
      </w:pPr>
      <w:r>
        <w:rPr>
          <w:rFonts w:ascii="Montserrat" w:eastAsia="Montserrat" w:hAnsi="Montserrat" w:cs="Montserrat"/>
          <w:color w:val="666666"/>
        </w:rPr>
        <w:t>Problem 2 – Linked Binary Tree - 25 Points</w:t>
      </w:r>
    </w:p>
    <w:p w14:paraId="0565B6CF" w14:textId="77777777" w:rsidR="00146969" w:rsidRDefault="00000000">
      <w:pPr>
        <w:jc w:val="both"/>
        <w:rPr>
          <w:rFonts w:ascii="Montserrat" w:eastAsia="Montserrat" w:hAnsi="Montserrat" w:cs="Montserrat"/>
          <w:color w:val="666666"/>
        </w:rPr>
      </w:pPr>
      <w:r>
        <w:rPr>
          <w:rFonts w:ascii="Montserrat" w:eastAsia="Montserrat" w:hAnsi="Montserrat" w:cs="Montserrat"/>
          <w:color w:val="666666"/>
        </w:rPr>
        <w:t>Problem 3 – Isomorphic - 25 Points</w:t>
      </w:r>
    </w:p>
    <w:p w14:paraId="0565B6D0" w14:textId="77777777" w:rsidR="00146969" w:rsidRDefault="00000000">
      <w:pPr>
        <w:jc w:val="both"/>
        <w:rPr>
          <w:rFonts w:ascii="Montserrat" w:eastAsia="Montserrat" w:hAnsi="Montserrat" w:cs="Montserrat"/>
          <w:color w:val="666666"/>
        </w:rPr>
      </w:pPr>
      <w:r>
        <w:rPr>
          <w:rFonts w:ascii="Montserrat" w:eastAsia="Montserrat" w:hAnsi="Montserrat" w:cs="Montserrat"/>
          <w:color w:val="666666"/>
        </w:rPr>
        <w:t>Problem 4 – One-Zero-Tree - 25 Points</w:t>
      </w:r>
    </w:p>
    <w:p w14:paraId="0565B6D1" w14:textId="77777777" w:rsidR="00146969" w:rsidRDefault="00146969">
      <w:pPr>
        <w:jc w:val="both"/>
        <w:rPr>
          <w:rFonts w:ascii="Montserrat" w:eastAsia="Montserrat" w:hAnsi="Montserrat" w:cs="Montserrat"/>
          <w:b/>
          <w:color w:val="57068C"/>
        </w:rPr>
      </w:pPr>
    </w:p>
    <w:p w14:paraId="0565B6D2" w14:textId="77777777" w:rsidR="00146969" w:rsidRDefault="00000000">
      <w:pPr>
        <w:jc w:val="both"/>
        <w:rPr>
          <w:rFonts w:ascii="Montserrat" w:eastAsia="Montserrat" w:hAnsi="Montserrat" w:cs="Montserrat"/>
          <w:b/>
          <w:color w:val="57068C"/>
        </w:rPr>
      </w:pPr>
      <w:r>
        <w:rPr>
          <w:rFonts w:ascii="Montserrat" w:eastAsia="Montserrat" w:hAnsi="Montserrat" w:cs="Montserrat"/>
          <w:b/>
          <w:color w:val="57068C"/>
        </w:rPr>
        <w:t>Notes and Requirements</w:t>
      </w:r>
    </w:p>
    <w:p w14:paraId="0565B6D3" w14:textId="77777777" w:rsidR="00146969" w:rsidRDefault="00146969">
      <w:pPr>
        <w:jc w:val="both"/>
        <w:rPr>
          <w:rFonts w:ascii="Montserrat" w:eastAsia="Montserrat" w:hAnsi="Montserrat" w:cs="Montserrat"/>
          <w:b/>
          <w:color w:val="57068C"/>
        </w:rPr>
      </w:pPr>
    </w:p>
    <w:p w14:paraId="0565B6D4"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Your submission must be your effort. You can not copy other students' code.</w:t>
      </w:r>
    </w:p>
    <w:p w14:paraId="0565B6D5"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This worksheet is graded on performance; Implementations must be correct.</w:t>
      </w:r>
    </w:p>
    <w:p w14:paraId="0565B6D6"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You are encouraged to visit our office hours to ask coding questions.</w:t>
      </w:r>
    </w:p>
    <w:p w14:paraId="0565B6D7"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Only the latest (most recent) submission is graded.</w:t>
      </w:r>
    </w:p>
    <w:p w14:paraId="0565B6D8"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Late submissions are not considered for grading.</w:t>
      </w:r>
    </w:p>
    <w:p w14:paraId="0565B6D9" w14:textId="77777777" w:rsidR="00146969" w:rsidRDefault="00000000">
      <w:pPr>
        <w:numPr>
          <w:ilvl w:val="0"/>
          <w:numId w:val="1"/>
        </w:numPr>
        <w:jc w:val="both"/>
        <w:rPr>
          <w:rFonts w:ascii="Montserrat" w:eastAsia="Montserrat" w:hAnsi="Montserrat" w:cs="Montserrat"/>
          <w:color w:val="666666"/>
        </w:rPr>
      </w:pPr>
      <w:r>
        <w:rPr>
          <w:rFonts w:ascii="Montserrat" w:eastAsia="Montserrat" w:hAnsi="Montserrat" w:cs="Montserrat"/>
          <w:color w:val="666666"/>
        </w:rPr>
        <w:t>You can not use any third-party libraries.</w:t>
      </w:r>
    </w:p>
    <w:p w14:paraId="0565B6DA" w14:textId="77777777" w:rsidR="00146969" w:rsidRDefault="00146969">
      <w:pPr>
        <w:jc w:val="both"/>
        <w:rPr>
          <w:rFonts w:ascii="Montserrat" w:eastAsia="Montserrat" w:hAnsi="Montserrat" w:cs="Montserrat"/>
          <w:color w:val="666666"/>
        </w:rPr>
      </w:pPr>
    </w:p>
    <w:p w14:paraId="0565B6DB" w14:textId="77777777" w:rsidR="00146969" w:rsidRDefault="00000000">
      <w:pPr>
        <w:jc w:val="both"/>
        <w:rPr>
          <w:rFonts w:ascii="Montserrat" w:eastAsia="Montserrat" w:hAnsi="Montserrat" w:cs="Montserrat"/>
          <w:b/>
          <w:color w:val="57068C"/>
        </w:rPr>
      </w:pPr>
      <w:r>
        <w:rPr>
          <w:rFonts w:ascii="Montserrat" w:eastAsia="Montserrat" w:hAnsi="Montserrat" w:cs="Montserrat"/>
          <w:b/>
          <w:color w:val="57068C"/>
        </w:rPr>
        <w:t>Some assignments on this worksheet are manually graded.</w:t>
      </w:r>
      <w:r>
        <w:br w:type="page"/>
      </w:r>
    </w:p>
    <w:p w14:paraId="0565B6DC" w14:textId="77777777" w:rsidR="00146969" w:rsidRDefault="00000000">
      <w:pPr>
        <w:pStyle w:val="2"/>
      </w:pPr>
      <w:bookmarkStart w:id="2" w:name="_w289wgsq7473" w:colFirst="0" w:colLast="0"/>
      <w:bookmarkEnd w:id="2"/>
      <w:r>
        <w:lastRenderedPageBreak/>
        <w:t>Problem 1 – AST Dump to Tree - 25 Points</w:t>
      </w:r>
    </w:p>
    <w:p w14:paraId="0565B6DD" w14:textId="77777777" w:rsidR="00146969" w:rsidRDefault="00000000">
      <w:pPr>
        <w:jc w:val="both"/>
        <w:rPr>
          <w:sz w:val="24"/>
          <w:szCs w:val="24"/>
        </w:rPr>
      </w:pPr>
      <w:r>
        <w:rPr>
          <w:sz w:val="24"/>
          <w:szCs w:val="24"/>
        </w:rPr>
        <w:t>Understanding how to analyze and reconstruct abstract syntax trees is essential for building interpreters, static analyzers, and automated grading tools. This exercise will give you practical experience with tree structures and parsing structured data without relying on the original source module.</w:t>
      </w:r>
    </w:p>
    <w:p w14:paraId="0565B6DE" w14:textId="77777777" w:rsidR="00146969" w:rsidRDefault="00146969">
      <w:pPr>
        <w:jc w:val="both"/>
        <w:rPr>
          <w:sz w:val="24"/>
          <w:szCs w:val="24"/>
        </w:rPr>
      </w:pPr>
    </w:p>
    <w:p w14:paraId="0565B6DF" w14:textId="77777777" w:rsidR="00146969" w:rsidRDefault="00000000">
      <w:pPr>
        <w:jc w:val="both"/>
        <w:rPr>
          <w:sz w:val="24"/>
          <w:szCs w:val="24"/>
        </w:rPr>
      </w:pPr>
      <w:r>
        <w:rPr>
          <w:b/>
          <w:sz w:val="24"/>
          <w:szCs w:val="24"/>
        </w:rPr>
        <w:t>You are given the output of Python’s ast.dump(..., indent=3) as a string. Your task is to parse the indented string into a custom TreeWithoutParent structure.</w:t>
      </w:r>
      <w:r>
        <w:rPr>
          <w:sz w:val="24"/>
          <w:szCs w:val="24"/>
        </w:rPr>
        <w:t xml:space="preserve"> You are not allowed to use the ast module or any other library to reconstruct nodes.</w:t>
      </w:r>
    </w:p>
    <w:p w14:paraId="0565B6E0" w14:textId="77777777" w:rsidR="00146969" w:rsidRDefault="00146969">
      <w:pPr>
        <w:jc w:val="both"/>
        <w:rPr>
          <w:sz w:val="24"/>
          <w:szCs w:val="24"/>
        </w:rPr>
      </w:pPr>
    </w:p>
    <w:p w14:paraId="0565B6E1" w14:textId="77777777" w:rsidR="00146969" w:rsidRDefault="00000000">
      <w:pPr>
        <w:jc w:val="both"/>
        <w:rPr>
          <w:sz w:val="24"/>
          <w:szCs w:val="24"/>
        </w:rPr>
      </w:pPr>
      <w:r>
        <w:rPr>
          <w:sz w:val="24"/>
          <w:szCs w:val="24"/>
        </w:rPr>
        <w:t>You can use the pretty_print() function to visualize your tree. For example, this code:</w:t>
      </w:r>
    </w:p>
    <w:p w14:paraId="0565B6E2" w14:textId="77777777" w:rsidR="00146969" w:rsidRDefault="00146969">
      <w:pPr>
        <w:jc w:val="both"/>
        <w:rPr>
          <w:sz w:val="24"/>
          <w:szCs w:val="24"/>
        </w:rPr>
      </w:pPr>
    </w:p>
    <w:p w14:paraId="0565B6E3"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while b != 0:</w:t>
      </w:r>
    </w:p>
    <w:p w14:paraId="0565B6E4"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 xml:space="preserve">    if a &gt; b:</w:t>
      </w:r>
    </w:p>
    <w:p w14:paraId="0565B6E5"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 xml:space="preserve">        a = a - b</w:t>
      </w:r>
    </w:p>
    <w:p w14:paraId="0565B6E6"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 xml:space="preserve">    else:</w:t>
      </w:r>
    </w:p>
    <w:p w14:paraId="0565B6E7"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 xml:space="preserve">        b = b - a</w:t>
      </w:r>
    </w:p>
    <w:p w14:paraId="0565B6E8" w14:textId="77777777" w:rsidR="00146969" w:rsidRDefault="00000000">
      <w:pPr>
        <w:pBdr>
          <w:top w:val="nil"/>
          <w:left w:val="nil"/>
          <w:bottom w:val="nil"/>
          <w:right w:val="nil"/>
          <w:between w:val="nil"/>
        </w:pBdr>
        <w:spacing w:line="240" w:lineRule="auto"/>
        <w:ind w:left="720"/>
        <w:rPr>
          <w:rFonts w:ascii="Consolas" w:eastAsia="Consolas" w:hAnsi="Consolas" w:cs="Consolas"/>
          <w:sz w:val="24"/>
          <w:szCs w:val="24"/>
        </w:rPr>
      </w:pPr>
      <w:r>
        <w:rPr>
          <w:rFonts w:ascii="Consolas" w:eastAsia="Consolas" w:hAnsi="Consolas" w:cs="Consolas"/>
          <w:sz w:val="24"/>
          <w:szCs w:val="24"/>
        </w:rPr>
        <w:t>return a</w:t>
      </w:r>
    </w:p>
    <w:p w14:paraId="0565B6E9" w14:textId="77777777" w:rsidR="00146969" w:rsidRDefault="00146969">
      <w:pPr>
        <w:pBdr>
          <w:top w:val="nil"/>
          <w:left w:val="nil"/>
          <w:bottom w:val="nil"/>
          <w:right w:val="nil"/>
          <w:between w:val="nil"/>
        </w:pBdr>
        <w:spacing w:line="240" w:lineRule="auto"/>
        <w:ind w:left="720"/>
        <w:rPr>
          <w:rFonts w:ascii="Consolas" w:eastAsia="Consolas" w:hAnsi="Consolas" w:cs="Consolas"/>
          <w:sz w:val="24"/>
          <w:szCs w:val="24"/>
        </w:rPr>
      </w:pPr>
    </w:p>
    <w:p w14:paraId="0565B6EA" w14:textId="77777777" w:rsidR="00146969" w:rsidRDefault="00000000">
      <w:pPr>
        <w:rPr>
          <w:sz w:val="24"/>
          <w:szCs w:val="24"/>
        </w:rPr>
      </w:pPr>
      <w:r>
        <w:rPr>
          <w:sz w:val="24"/>
          <w:szCs w:val="24"/>
        </w:rPr>
        <w:t>Should produce the following tree:</w:t>
      </w:r>
    </w:p>
    <w:p w14:paraId="330D9ABE" w14:textId="77777777" w:rsidR="00000000" w:rsidRDefault="00000000">
      <w:pPr>
        <w:spacing w:after="200" w:line="240" w:lineRule="auto"/>
        <w:ind w:left="720"/>
        <w:jc w:val="center"/>
        <w:rPr>
          <w:rFonts w:ascii="Consolas" w:eastAsia="Consolas" w:hAnsi="Consolas" w:cs="Consolas"/>
          <w:noProof/>
          <w:sz w:val="24"/>
          <w:szCs w:val="24"/>
        </w:rPr>
      </w:pPr>
      <w:r>
        <w:rPr>
          <w:rFonts w:ascii="Consolas" w:eastAsia="Consolas" w:hAnsi="Consolas" w:cs="Consolas"/>
          <w:noProof/>
          <w:sz w:val="24"/>
          <w:szCs w:val="24"/>
        </w:rPr>
        <w:drawing>
          <wp:inline distT="114300" distB="114300" distL="114300" distR="114300" wp14:anchorId="0565B721" wp14:editId="0565B722">
            <wp:extent cx="4633913" cy="365066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633913" cy="3650666"/>
                    </a:xfrm>
                    <a:prstGeom prst="rect">
                      <a:avLst/>
                    </a:prstGeom>
                    <a:ln/>
                  </pic:spPr>
                </pic:pic>
              </a:graphicData>
            </a:graphic>
          </wp:inline>
        </w:drawing>
      </w:r>
    </w:p>
    <w:p w14:paraId="0565B6EB" w14:textId="10D0BDCA" w:rsidR="00146969" w:rsidRDefault="00000000">
      <w:pPr>
        <w:spacing w:after="200" w:line="240" w:lineRule="auto"/>
        <w:ind w:left="720"/>
        <w:jc w:val="center"/>
        <w:rPr>
          <w:rFonts w:ascii="Consolas" w:eastAsia="Consolas" w:hAnsi="Consolas" w:cs="Consolas"/>
          <w:sz w:val="24"/>
          <w:szCs w:val="24"/>
        </w:rPr>
      </w:pPr>
      <w:r>
        <w:rPr>
          <w:rFonts w:ascii="Consolas" w:eastAsia="Consolas" w:hAnsi="Consolas" w:cs="Consolas"/>
          <w:noProof/>
          <w:sz w:val="24"/>
          <w:szCs w:val="24"/>
        </w:rPr>
        <w:drawing>
          <wp:inline distT="114300" distB="114300" distL="114300" distR="114300" wp14:anchorId="25D112B0" wp14:editId="25D112B1">
            <wp:extent cx="4633913" cy="3650666"/>
            <wp:effectExtent l="0" t="0" r="0" b="0"/>
            <wp:docPr id="17230803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633913" cy="3650666"/>
                    </a:xfrm>
                    <a:prstGeom prst="rect">
                      <a:avLst/>
                    </a:prstGeom>
                    <a:ln/>
                  </pic:spPr>
                </pic:pic>
              </a:graphicData>
            </a:graphic>
          </wp:inline>
        </w:drawing>
      </w:r>
    </w:p>
    <w:p w14:paraId="0565B6EC" w14:textId="77777777" w:rsidR="00146969" w:rsidRDefault="00000000">
      <w:pPr>
        <w:keepNext/>
        <w:keepLines/>
        <w:spacing w:before="240" w:line="240" w:lineRule="auto"/>
        <w:rPr>
          <w:sz w:val="24"/>
          <w:szCs w:val="24"/>
        </w:rPr>
      </w:pPr>
      <w:r>
        <w:rPr>
          <w:sz w:val="24"/>
          <w:szCs w:val="24"/>
        </w:rPr>
        <w:t>Please note that you need to create the node “program” by yourself.</w:t>
      </w:r>
    </w:p>
    <w:p w14:paraId="0565B6ED" w14:textId="77777777" w:rsidR="00146969" w:rsidRDefault="00146969">
      <w:pPr>
        <w:spacing w:after="200" w:line="240" w:lineRule="auto"/>
        <w:rPr>
          <w:rFonts w:ascii="Consolas" w:eastAsia="Consolas" w:hAnsi="Consolas" w:cs="Consolas"/>
        </w:rPr>
      </w:pPr>
    </w:p>
    <w:p w14:paraId="0565B6EE" w14:textId="77777777" w:rsidR="00146969" w:rsidRDefault="00000000">
      <w:pPr>
        <w:pBdr>
          <w:top w:val="nil"/>
          <w:left w:val="nil"/>
          <w:bottom w:val="nil"/>
          <w:right w:val="nil"/>
          <w:between w:val="nil"/>
        </w:pBdr>
        <w:jc w:val="both"/>
        <w:rPr>
          <w:rFonts w:ascii="Montserrat" w:eastAsia="Montserrat" w:hAnsi="Montserrat" w:cs="Montserrat"/>
          <w:b/>
          <w:color w:val="57068C"/>
          <w:sz w:val="24"/>
          <w:szCs w:val="24"/>
        </w:rPr>
      </w:pPr>
      <w:r>
        <w:rPr>
          <w:rFonts w:ascii="Montserrat" w:eastAsia="Montserrat" w:hAnsi="Montserrat" w:cs="Montserrat"/>
          <w:b/>
          <w:color w:val="57068C"/>
          <w:sz w:val="24"/>
          <w:szCs w:val="24"/>
        </w:rPr>
        <w:lastRenderedPageBreak/>
        <w:t>Requirements</w:t>
      </w:r>
    </w:p>
    <w:p w14:paraId="0565B6EF" w14:textId="77777777" w:rsidR="00146969" w:rsidRDefault="00146969">
      <w:pPr>
        <w:pBdr>
          <w:top w:val="nil"/>
          <w:left w:val="nil"/>
          <w:bottom w:val="nil"/>
          <w:right w:val="nil"/>
          <w:between w:val="nil"/>
        </w:pBdr>
        <w:jc w:val="both"/>
        <w:rPr>
          <w:rFonts w:ascii="Montserrat" w:eastAsia="Montserrat" w:hAnsi="Montserrat" w:cs="Montserrat"/>
          <w:b/>
          <w:color w:val="57068C"/>
          <w:sz w:val="24"/>
          <w:szCs w:val="24"/>
        </w:rPr>
      </w:pPr>
    </w:p>
    <w:p w14:paraId="0565B6F0" w14:textId="77777777" w:rsidR="00146969" w:rsidRDefault="00000000">
      <w:pPr>
        <w:numPr>
          <w:ilvl w:val="0"/>
          <w:numId w:val="5"/>
        </w:numPr>
        <w:rPr>
          <w:sz w:val="24"/>
          <w:szCs w:val="24"/>
        </w:rPr>
      </w:pPr>
      <w:r>
        <w:rPr>
          <w:sz w:val="24"/>
          <w:szCs w:val="24"/>
        </w:rPr>
        <w:t>You are not allowed to alter the provided classes.</w:t>
      </w:r>
    </w:p>
    <w:p w14:paraId="0565B6F1" w14:textId="77777777" w:rsidR="00146969" w:rsidRDefault="00000000">
      <w:pPr>
        <w:numPr>
          <w:ilvl w:val="0"/>
          <w:numId w:val="5"/>
        </w:numPr>
        <w:rPr>
          <w:sz w:val="24"/>
          <w:szCs w:val="24"/>
        </w:rPr>
      </w:pPr>
      <w:r>
        <w:rPr>
          <w:sz w:val="24"/>
          <w:szCs w:val="24"/>
        </w:rPr>
        <w:t>You can not use any additional libraries.</w:t>
      </w:r>
    </w:p>
    <w:p w14:paraId="0565B6F2" w14:textId="77777777" w:rsidR="00146969" w:rsidRDefault="00000000">
      <w:pPr>
        <w:numPr>
          <w:ilvl w:val="0"/>
          <w:numId w:val="5"/>
        </w:numPr>
        <w:rPr>
          <w:sz w:val="24"/>
          <w:szCs w:val="24"/>
        </w:rPr>
      </w:pPr>
      <w:r>
        <w:rPr>
          <w:sz w:val="24"/>
          <w:szCs w:val="24"/>
        </w:rPr>
        <w:t>You can not use the ast to solve this problem.</w:t>
      </w:r>
    </w:p>
    <w:p w14:paraId="0565B6F3" w14:textId="77777777" w:rsidR="00146969" w:rsidRDefault="00000000">
      <w:pPr>
        <w:numPr>
          <w:ilvl w:val="0"/>
          <w:numId w:val="5"/>
        </w:numPr>
        <w:rPr>
          <w:sz w:val="24"/>
          <w:szCs w:val="24"/>
        </w:rPr>
      </w:pPr>
      <w:r>
        <w:rPr>
          <w:sz w:val="24"/>
          <w:szCs w:val="24"/>
        </w:rPr>
        <w:t>You can not use any additional libraries.</w:t>
      </w:r>
    </w:p>
    <w:p w14:paraId="0565B6F4" w14:textId="77777777" w:rsidR="00146969" w:rsidRDefault="00000000">
      <w:pPr>
        <w:numPr>
          <w:ilvl w:val="0"/>
          <w:numId w:val="5"/>
        </w:numPr>
        <w:rPr>
          <w:sz w:val="24"/>
          <w:szCs w:val="24"/>
        </w:rPr>
      </w:pPr>
      <w:r>
        <w:rPr>
          <w:sz w:val="24"/>
          <w:szCs w:val="24"/>
        </w:rPr>
        <w:t>You must generate the tree from the ast.dump() function.</w:t>
      </w:r>
    </w:p>
    <w:p w14:paraId="0565B6F5" w14:textId="77777777" w:rsidR="00146969" w:rsidRDefault="00000000">
      <w:pPr>
        <w:numPr>
          <w:ilvl w:val="0"/>
          <w:numId w:val="5"/>
        </w:numPr>
        <w:rPr>
          <w:sz w:val="24"/>
          <w:szCs w:val="24"/>
        </w:rPr>
      </w:pPr>
      <w:r>
        <w:rPr>
          <w:sz w:val="24"/>
          <w:szCs w:val="24"/>
        </w:rPr>
        <w:t>You can not create the tree from the original source code.</w:t>
      </w:r>
    </w:p>
    <w:p w14:paraId="0565B6F6" w14:textId="77777777" w:rsidR="00146969" w:rsidRDefault="00000000">
      <w:pPr>
        <w:rPr>
          <w:rFonts w:ascii="Courier New" w:eastAsia="Courier New" w:hAnsi="Courier New" w:cs="Courier New"/>
        </w:rPr>
      </w:pPr>
      <w:r>
        <w:br w:type="page"/>
      </w:r>
    </w:p>
    <w:p w14:paraId="0565B6F7" w14:textId="77777777" w:rsidR="00146969" w:rsidRDefault="00000000">
      <w:pPr>
        <w:pStyle w:val="2"/>
      </w:pPr>
      <w:bookmarkStart w:id="3" w:name="_8tca6c66u1ok" w:colFirst="0" w:colLast="0"/>
      <w:bookmarkEnd w:id="3"/>
      <w:r>
        <w:lastRenderedPageBreak/>
        <w:t>Problem 2 – Linked Binary Tree - 25 Points</w:t>
      </w:r>
    </w:p>
    <w:p w14:paraId="0565B6F8" w14:textId="77777777" w:rsidR="00146969" w:rsidRDefault="00000000">
      <w:pPr>
        <w:spacing w:after="200"/>
        <w:jc w:val="both"/>
        <w:rPr>
          <w:sz w:val="24"/>
          <w:szCs w:val="24"/>
        </w:rPr>
      </w:pPr>
      <w:r>
        <w:rPr>
          <w:sz w:val="24"/>
          <w:szCs w:val="24"/>
        </w:rPr>
        <w:t>Implement the member function _swap(self,e, q) in the given linked binary tree class. The member function swaps the nodes e and q. Maintain child and parent references.</w:t>
      </w:r>
    </w:p>
    <w:p w14:paraId="0565B6F9" w14:textId="77777777" w:rsidR="00146969" w:rsidRDefault="00000000">
      <w:pPr>
        <w:spacing w:line="240" w:lineRule="auto"/>
        <w:rPr>
          <w:rFonts w:ascii="Montserrat" w:eastAsia="Montserrat" w:hAnsi="Montserrat" w:cs="Montserrat"/>
          <w:b/>
          <w:color w:val="57068C"/>
          <w:sz w:val="24"/>
          <w:szCs w:val="24"/>
        </w:rPr>
      </w:pPr>
      <w:r>
        <w:rPr>
          <w:rFonts w:ascii="Montserrat" w:eastAsia="Montserrat" w:hAnsi="Montserrat" w:cs="Montserrat"/>
          <w:b/>
          <w:color w:val="57068C"/>
          <w:sz w:val="24"/>
          <w:szCs w:val="24"/>
        </w:rPr>
        <w:t>Example</w:t>
      </w:r>
    </w:p>
    <w:p w14:paraId="0565B6FA" w14:textId="77777777" w:rsidR="00146969" w:rsidRDefault="00146969">
      <w:pPr>
        <w:spacing w:line="240" w:lineRule="auto"/>
        <w:rPr>
          <w:rFonts w:ascii="Calibri" w:eastAsia="Calibri" w:hAnsi="Calibri" w:cs="Calibri"/>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C0E7E" w14:paraId="0565B6FD" w14:textId="77777777">
        <w:trPr>
          <w:trHeight w:val="420"/>
        </w:trPr>
        <w:tc>
          <w:tcPr>
            <w:tcW w:w="4680" w:type="dxa"/>
            <w:tcBorders>
              <w:top w:val="nil"/>
              <w:left w:val="nil"/>
              <w:bottom w:val="nil"/>
              <w:right w:val="nil"/>
            </w:tcBorders>
            <w:shd w:val="clear" w:color="auto" w:fill="auto"/>
            <w:tcMar>
              <w:top w:w="100" w:type="dxa"/>
              <w:left w:w="100" w:type="dxa"/>
              <w:bottom w:w="100" w:type="dxa"/>
              <w:right w:w="100" w:type="dxa"/>
            </w:tcMar>
          </w:tcPr>
          <w:p w14:paraId="0565B6FB" w14:textId="77777777" w:rsidR="003C0E7E" w:rsidRDefault="00000000">
            <w:pPr>
              <w:spacing w:line="240" w:lineRule="auto"/>
              <w:jc w:val="center"/>
              <w:rPr>
                <w:rFonts w:ascii="Calibri" w:eastAsia="Calibri" w:hAnsi="Calibri" w:cs="Calibri"/>
                <w:sz w:val="24"/>
                <w:szCs w:val="24"/>
                <w:u w:val="single"/>
              </w:rPr>
            </w:pPr>
            <w:r>
              <w:rPr>
                <w:rFonts w:ascii="Calibri" w:eastAsia="Calibri" w:hAnsi="Calibri" w:cs="Calibri"/>
                <w:sz w:val="24"/>
                <w:szCs w:val="24"/>
                <w:u w:val="single"/>
              </w:rPr>
              <w:t>Swapping child and parent relationship</w:t>
            </w:r>
          </w:p>
        </w:tc>
        <w:tc>
          <w:tcPr>
            <w:tcW w:w="4680" w:type="dxa"/>
            <w:tcBorders>
              <w:top w:val="nil"/>
              <w:left w:val="nil"/>
              <w:bottom w:val="nil"/>
              <w:right w:val="nil"/>
            </w:tcBorders>
            <w:shd w:val="clear" w:color="auto" w:fill="auto"/>
            <w:tcMar>
              <w:top w:w="100" w:type="dxa"/>
              <w:left w:w="100" w:type="dxa"/>
              <w:bottom w:w="100" w:type="dxa"/>
              <w:right w:w="100" w:type="dxa"/>
            </w:tcMar>
          </w:tcPr>
          <w:p w14:paraId="0565B6FC" w14:textId="77777777" w:rsidR="003C0E7E" w:rsidRDefault="00000000">
            <w:pPr>
              <w:spacing w:line="240" w:lineRule="auto"/>
              <w:jc w:val="center"/>
              <w:rPr>
                <w:rFonts w:ascii="Calibri" w:eastAsia="Calibri" w:hAnsi="Calibri" w:cs="Calibri"/>
                <w:sz w:val="24"/>
                <w:szCs w:val="24"/>
                <w:u w:val="single"/>
              </w:rPr>
            </w:pPr>
            <w:r>
              <w:rPr>
                <w:rFonts w:ascii="Calibri" w:eastAsia="Calibri" w:hAnsi="Calibri" w:cs="Calibri"/>
                <w:sz w:val="24"/>
                <w:szCs w:val="24"/>
                <w:u w:val="single"/>
              </w:rPr>
              <w:t>Swapping individual nodes</w:t>
            </w:r>
          </w:p>
        </w:tc>
      </w:tr>
      <w:tr w:rsidR="003C0E7E" w14:paraId="0565B700" w14:textId="77777777">
        <w:trPr>
          <w:trHeight w:val="463"/>
        </w:trPr>
        <w:tc>
          <w:tcPr>
            <w:tcW w:w="4680" w:type="dxa"/>
            <w:tcBorders>
              <w:top w:val="nil"/>
              <w:left w:val="nil"/>
              <w:bottom w:val="nil"/>
              <w:right w:val="dotted" w:sz="8" w:space="0" w:color="000000"/>
            </w:tcBorders>
            <w:shd w:val="clear" w:color="auto" w:fill="auto"/>
            <w:tcMar>
              <w:top w:w="100" w:type="dxa"/>
              <w:left w:w="100" w:type="dxa"/>
              <w:bottom w:w="100" w:type="dxa"/>
              <w:right w:w="100" w:type="dxa"/>
            </w:tcMar>
          </w:tcPr>
          <w:p w14:paraId="0565B6FE" w14:textId="77777777" w:rsidR="003C0E7E"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0565B723" wp14:editId="0565B724">
                  <wp:extent cx="2724150" cy="2286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724150" cy="2286000"/>
                          </a:xfrm>
                          <a:prstGeom prst="rect">
                            <a:avLst/>
                          </a:prstGeom>
                          <a:ln/>
                        </pic:spPr>
                      </pic:pic>
                    </a:graphicData>
                  </a:graphic>
                </wp:inline>
              </w:drawing>
            </w:r>
          </w:p>
        </w:tc>
        <w:tc>
          <w:tcPr>
            <w:tcW w:w="4680" w:type="dxa"/>
            <w:tcBorders>
              <w:top w:val="nil"/>
              <w:left w:val="dotted" w:sz="8" w:space="0" w:color="000000"/>
              <w:bottom w:val="nil"/>
              <w:right w:val="nil"/>
            </w:tcBorders>
            <w:shd w:val="clear" w:color="auto" w:fill="auto"/>
            <w:tcMar>
              <w:top w:w="100" w:type="dxa"/>
              <w:left w:w="100" w:type="dxa"/>
              <w:bottom w:w="100" w:type="dxa"/>
              <w:right w:w="100" w:type="dxa"/>
            </w:tcMar>
          </w:tcPr>
          <w:p w14:paraId="0565B6FF" w14:textId="77777777" w:rsidR="003C0E7E"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0565B725" wp14:editId="0565B726">
                  <wp:extent cx="2724150" cy="2286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724150" cy="2286000"/>
                          </a:xfrm>
                          <a:prstGeom prst="rect">
                            <a:avLst/>
                          </a:prstGeom>
                          <a:ln/>
                        </pic:spPr>
                      </pic:pic>
                    </a:graphicData>
                  </a:graphic>
                </wp:inline>
              </w:drawing>
            </w:r>
          </w:p>
        </w:tc>
      </w:tr>
      <w:tr w:rsidR="003C0E7E" w14:paraId="0565B703" w14:textId="77777777">
        <w:trPr>
          <w:trHeight w:val="463"/>
        </w:trPr>
        <w:tc>
          <w:tcPr>
            <w:tcW w:w="4680" w:type="dxa"/>
            <w:tcBorders>
              <w:top w:val="nil"/>
              <w:left w:val="nil"/>
              <w:bottom w:val="nil"/>
              <w:right w:val="dotted" w:sz="8" w:space="0" w:color="000000"/>
            </w:tcBorders>
            <w:shd w:val="clear" w:color="auto" w:fill="auto"/>
            <w:tcMar>
              <w:top w:w="100" w:type="dxa"/>
              <w:left w:w="100" w:type="dxa"/>
              <w:bottom w:w="100" w:type="dxa"/>
              <w:right w:w="100" w:type="dxa"/>
            </w:tcMar>
          </w:tcPr>
          <w:p w14:paraId="0565B701" w14:textId="77777777" w:rsidR="003C0E7E"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0565B727" wp14:editId="0565B728">
                  <wp:extent cx="2724150" cy="2286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724150" cy="2286000"/>
                          </a:xfrm>
                          <a:prstGeom prst="rect">
                            <a:avLst/>
                          </a:prstGeom>
                          <a:ln/>
                        </pic:spPr>
                      </pic:pic>
                    </a:graphicData>
                  </a:graphic>
                </wp:inline>
              </w:drawing>
            </w:r>
          </w:p>
        </w:tc>
        <w:tc>
          <w:tcPr>
            <w:tcW w:w="4680" w:type="dxa"/>
            <w:tcBorders>
              <w:top w:val="nil"/>
              <w:left w:val="dotted" w:sz="8" w:space="0" w:color="000000"/>
              <w:bottom w:val="nil"/>
              <w:right w:val="nil"/>
            </w:tcBorders>
            <w:shd w:val="clear" w:color="auto" w:fill="auto"/>
            <w:tcMar>
              <w:top w:w="100" w:type="dxa"/>
              <w:left w:w="100" w:type="dxa"/>
              <w:bottom w:w="100" w:type="dxa"/>
              <w:right w:w="100" w:type="dxa"/>
            </w:tcMar>
          </w:tcPr>
          <w:p w14:paraId="0565B702" w14:textId="77777777" w:rsidR="003C0E7E"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0565B729" wp14:editId="0565B72A">
                  <wp:extent cx="2724150" cy="2286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724150" cy="2286000"/>
                          </a:xfrm>
                          <a:prstGeom prst="rect">
                            <a:avLst/>
                          </a:prstGeom>
                          <a:ln/>
                        </pic:spPr>
                      </pic:pic>
                    </a:graphicData>
                  </a:graphic>
                </wp:inline>
              </w:drawing>
            </w:r>
          </w:p>
        </w:tc>
      </w:tr>
      <w:tr w:rsidR="00146969" w14:paraId="6C645A5A" w14:textId="77777777">
        <w:trPr>
          <w:trHeight w:val="420"/>
        </w:trPr>
        <w:tc>
          <w:tcPr>
            <w:tcW w:w="4680" w:type="dxa"/>
            <w:tcBorders>
              <w:top w:val="nil"/>
              <w:left w:val="nil"/>
              <w:bottom w:val="nil"/>
              <w:right w:val="nil"/>
            </w:tcBorders>
            <w:shd w:val="clear" w:color="auto" w:fill="auto"/>
            <w:tcMar>
              <w:top w:w="100" w:type="dxa"/>
              <w:left w:w="100" w:type="dxa"/>
              <w:bottom w:w="100" w:type="dxa"/>
              <w:right w:w="100" w:type="dxa"/>
            </w:tcMar>
          </w:tcPr>
          <w:p w14:paraId="31FF8157" w14:textId="77777777" w:rsidR="00146969" w:rsidRDefault="00000000">
            <w:pPr>
              <w:spacing w:line="240" w:lineRule="auto"/>
              <w:jc w:val="center"/>
              <w:rPr>
                <w:rFonts w:ascii="Calibri" w:eastAsia="Calibri" w:hAnsi="Calibri" w:cs="Calibri"/>
                <w:sz w:val="24"/>
                <w:szCs w:val="24"/>
                <w:u w:val="single"/>
              </w:rPr>
            </w:pPr>
            <w:r>
              <w:rPr>
                <w:rFonts w:ascii="Calibri" w:eastAsia="Calibri" w:hAnsi="Calibri" w:cs="Calibri"/>
                <w:sz w:val="24"/>
                <w:szCs w:val="24"/>
                <w:u w:val="single"/>
              </w:rPr>
              <w:t>Swapping child and parent relationship</w:t>
            </w:r>
          </w:p>
        </w:tc>
        <w:tc>
          <w:tcPr>
            <w:tcW w:w="4680" w:type="dxa"/>
            <w:tcBorders>
              <w:top w:val="nil"/>
              <w:left w:val="nil"/>
              <w:bottom w:val="nil"/>
              <w:right w:val="nil"/>
            </w:tcBorders>
            <w:shd w:val="clear" w:color="auto" w:fill="auto"/>
            <w:tcMar>
              <w:top w:w="100" w:type="dxa"/>
              <w:left w:w="100" w:type="dxa"/>
              <w:bottom w:w="100" w:type="dxa"/>
              <w:right w:w="100" w:type="dxa"/>
            </w:tcMar>
          </w:tcPr>
          <w:p w14:paraId="3211B548" w14:textId="77777777" w:rsidR="00146969" w:rsidRDefault="00000000">
            <w:pPr>
              <w:spacing w:line="240" w:lineRule="auto"/>
              <w:jc w:val="center"/>
              <w:rPr>
                <w:rFonts w:ascii="Calibri" w:eastAsia="Calibri" w:hAnsi="Calibri" w:cs="Calibri"/>
                <w:sz w:val="24"/>
                <w:szCs w:val="24"/>
                <w:u w:val="single"/>
              </w:rPr>
            </w:pPr>
            <w:r>
              <w:rPr>
                <w:rFonts w:ascii="Calibri" w:eastAsia="Calibri" w:hAnsi="Calibri" w:cs="Calibri"/>
                <w:sz w:val="24"/>
                <w:szCs w:val="24"/>
                <w:u w:val="single"/>
              </w:rPr>
              <w:t>Swapping individual nodes</w:t>
            </w:r>
          </w:p>
        </w:tc>
      </w:tr>
      <w:tr w:rsidR="00146969" w14:paraId="40E2EFCA" w14:textId="77777777">
        <w:trPr>
          <w:trHeight w:val="463"/>
        </w:trPr>
        <w:tc>
          <w:tcPr>
            <w:tcW w:w="4680" w:type="dxa"/>
            <w:tcBorders>
              <w:top w:val="nil"/>
              <w:left w:val="nil"/>
              <w:bottom w:val="nil"/>
              <w:right w:val="dotted" w:sz="8" w:space="0" w:color="000000"/>
            </w:tcBorders>
            <w:shd w:val="clear" w:color="auto" w:fill="auto"/>
            <w:tcMar>
              <w:top w:w="100" w:type="dxa"/>
              <w:left w:w="100" w:type="dxa"/>
              <w:bottom w:w="100" w:type="dxa"/>
              <w:right w:w="100" w:type="dxa"/>
            </w:tcMar>
          </w:tcPr>
          <w:p w14:paraId="60EB2EAC" w14:textId="41405DBC" w:rsidR="00146969"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25D112B2" wp14:editId="25D112B3">
                  <wp:extent cx="2724150" cy="2286000"/>
                  <wp:effectExtent l="0" t="0" r="0" b="0"/>
                  <wp:docPr id="4090957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24150" cy="2286000"/>
                          </a:xfrm>
                          <a:prstGeom prst="rect">
                            <a:avLst/>
                          </a:prstGeom>
                          <a:ln/>
                        </pic:spPr>
                      </pic:pic>
                    </a:graphicData>
                  </a:graphic>
                </wp:inline>
              </w:drawing>
            </w:r>
          </w:p>
        </w:tc>
        <w:tc>
          <w:tcPr>
            <w:tcW w:w="4680" w:type="dxa"/>
            <w:tcBorders>
              <w:top w:val="nil"/>
              <w:left w:val="dotted" w:sz="8" w:space="0" w:color="000000"/>
              <w:bottom w:val="nil"/>
              <w:right w:val="nil"/>
            </w:tcBorders>
            <w:shd w:val="clear" w:color="auto" w:fill="auto"/>
            <w:tcMar>
              <w:top w:w="100" w:type="dxa"/>
              <w:left w:w="100" w:type="dxa"/>
              <w:bottom w:w="100" w:type="dxa"/>
              <w:right w:w="100" w:type="dxa"/>
            </w:tcMar>
          </w:tcPr>
          <w:p w14:paraId="396A5F9D" w14:textId="33DE3A14" w:rsidR="00146969"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25D112B4" wp14:editId="25D112B5">
                  <wp:extent cx="2724150" cy="2286000"/>
                  <wp:effectExtent l="0" t="0" r="0" b="0"/>
                  <wp:docPr id="19241222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24150" cy="2286000"/>
                          </a:xfrm>
                          <a:prstGeom prst="rect">
                            <a:avLst/>
                          </a:prstGeom>
                          <a:ln/>
                        </pic:spPr>
                      </pic:pic>
                    </a:graphicData>
                  </a:graphic>
                </wp:inline>
              </w:drawing>
            </w:r>
          </w:p>
        </w:tc>
      </w:tr>
      <w:tr w:rsidR="00146969" w14:paraId="3AA87F37" w14:textId="77777777">
        <w:trPr>
          <w:trHeight w:val="463"/>
        </w:trPr>
        <w:tc>
          <w:tcPr>
            <w:tcW w:w="4680" w:type="dxa"/>
            <w:tcBorders>
              <w:top w:val="nil"/>
              <w:left w:val="nil"/>
              <w:bottom w:val="nil"/>
              <w:right w:val="dotted" w:sz="8" w:space="0" w:color="000000"/>
            </w:tcBorders>
            <w:shd w:val="clear" w:color="auto" w:fill="auto"/>
            <w:tcMar>
              <w:top w:w="100" w:type="dxa"/>
              <w:left w:w="100" w:type="dxa"/>
              <w:bottom w:w="100" w:type="dxa"/>
              <w:right w:w="100" w:type="dxa"/>
            </w:tcMar>
          </w:tcPr>
          <w:p w14:paraId="5D15E57C" w14:textId="560C2DE2" w:rsidR="00146969"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25D112B6" wp14:editId="25D112B7">
                  <wp:extent cx="2724150" cy="2286000"/>
                  <wp:effectExtent l="0" t="0" r="0" b="0"/>
                  <wp:docPr id="20116399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724150" cy="2286000"/>
                          </a:xfrm>
                          <a:prstGeom prst="rect">
                            <a:avLst/>
                          </a:prstGeom>
                          <a:ln/>
                        </pic:spPr>
                      </pic:pic>
                    </a:graphicData>
                  </a:graphic>
                </wp:inline>
              </w:drawing>
            </w:r>
          </w:p>
        </w:tc>
        <w:tc>
          <w:tcPr>
            <w:tcW w:w="4680" w:type="dxa"/>
            <w:tcBorders>
              <w:top w:val="nil"/>
              <w:left w:val="dotted" w:sz="8" w:space="0" w:color="000000"/>
              <w:bottom w:val="nil"/>
              <w:right w:val="nil"/>
            </w:tcBorders>
            <w:shd w:val="clear" w:color="auto" w:fill="auto"/>
            <w:tcMar>
              <w:top w:w="100" w:type="dxa"/>
              <w:left w:w="100" w:type="dxa"/>
              <w:bottom w:w="100" w:type="dxa"/>
              <w:right w:w="100" w:type="dxa"/>
            </w:tcMar>
          </w:tcPr>
          <w:p w14:paraId="2C119C5E" w14:textId="0A3E3DAD" w:rsidR="00146969" w:rsidRDefault="00000000">
            <w:pPr>
              <w:spacing w:line="240" w:lineRule="auto"/>
              <w:jc w:val="center"/>
              <w:rPr>
                <w:rFonts w:ascii="Calibri" w:eastAsia="Calibri" w:hAnsi="Calibri" w:cs="Calibri"/>
              </w:rPr>
            </w:pPr>
            <w:r>
              <w:rPr>
                <w:rFonts w:ascii="Calibri" w:eastAsia="Calibri" w:hAnsi="Calibri" w:cs="Calibri"/>
                <w:noProof/>
              </w:rPr>
              <w:drawing>
                <wp:inline distT="114300" distB="114300" distL="114300" distR="114300" wp14:anchorId="25D112B8" wp14:editId="25D112B9">
                  <wp:extent cx="2724150" cy="2286000"/>
                  <wp:effectExtent l="0" t="0" r="0" b="0"/>
                  <wp:docPr id="11644797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24150" cy="2286000"/>
                          </a:xfrm>
                          <a:prstGeom prst="rect">
                            <a:avLst/>
                          </a:prstGeom>
                          <a:ln/>
                        </pic:spPr>
                      </pic:pic>
                    </a:graphicData>
                  </a:graphic>
                </wp:inline>
              </w:drawing>
            </w:r>
          </w:p>
        </w:tc>
      </w:tr>
    </w:tbl>
    <w:p w14:paraId="0565B704" w14:textId="77777777" w:rsidR="00146969" w:rsidRDefault="00146969">
      <w:pPr>
        <w:spacing w:line="240" w:lineRule="auto"/>
        <w:rPr>
          <w:rFonts w:ascii="Consolas" w:eastAsia="Consolas" w:hAnsi="Consolas" w:cs="Consolas"/>
        </w:rPr>
      </w:pPr>
    </w:p>
    <w:p w14:paraId="0565B705" w14:textId="77777777" w:rsidR="00146969" w:rsidRDefault="00000000">
      <w:pPr>
        <w:pBdr>
          <w:top w:val="nil"/>
          <w:left w:val="nil"/>
          <w:bottom w:val="nil"/>
          <w:right w:val="nil"/>
          <w:between w:val="nil"/>
        </w:pBdr>
        <w:spacing w:line="240" w:lineRule="auto"/>
        <w:rPr>
          <w:rFonts w:ascii="Montserrat" w:eastAsia="Montserrat" w:hAnsi="Montserrat" w:cs="Montserrat"/>
          <w:b/>
          <w:color w:val="57068C"/>
          <w:sz w:val="26"/>
          <w:szCs w:val="26"/>
        </w:rPr>
      </w:pPr>
      <w:r>
        <w:rPr>
          <w:rFonts w:ascii="Montserrat" w:eastAsia="Montserrat" w:hAnsi="Montserrat" w:cs="Montserrat"/>
          <w:b/>
          <w:color w:val="57068C"/>
          <w:sz w:val="26"/>
          <w:szCs w:val="26"/>
        </w:rPr>
        <w:t>Requirements</w:t>
      </w:r>
    </w:p>
    <w:p w14:paraId="0565B706" w14:textId="77777777" w:rsidR="00146969" w:rsidRDefault="00146969">
      <w:pPr>
        <w:pBdr>
          <w:top w:val="nil"/>
          <w:left w:val="nil"/>
          <w:bottom w:val="nil"/>
          <w:right w:val="nil"/>
          <w:between w:val="nil"/>
        </w:pBdr>
        <w:spacing w:line="240" w:lineRule="auto"/>
        <w:rPr>
          <w:rFonts w:ascii="Montserrat" w:eastAsia="Montserrat" w:hAnsi="Montserrat" w:cs="Montserrat"/>
          <w:b/>
          <w:color w:val="57068C"/>
          <w:sz w:val="24"/>
          <w:szCs w:val="24"/>
        </w:rPr>
      </w:pPr>
    </w:p>
    <w:p w14:paraId="0565B707" w14:textId="77777777" w:rsidR="00146969" w:rsidRDefault="00000000">
      <w:pPr>
        <w:numPr>
          <w:ilvl w:val="0"/>
          <w:numId w:val="2"/>
        </w:numPr>
        <w:rPr>
          <w:sz w:val="24"/>
          <w:szCs w:val="24"/>
        </w:rPr>
      </w:pPr>
      <w:r>
        <w:rPr>
          <w:sz w:val="24"/>
          <w:szCs w:val="24"/>
        </w:rPr>
        <w:t>You are not allowed to alter the provided classes.</w:t>
      </w:r>
    </w:p>
    <w:p w14:paraId="0565B708" w14:textId="77777777" w:rsidR="003C0E7E" w:rsidRDefault="00000000">
      <w:pPr>
        <w:numPr>
          <w:ilvl w:val="0"/>
          <w:numId w:val="8"/>
        </w:numPr>
        <w:rPr>
          <w:sz w:val="24"/>
          <w:szCs w:val="24"/>
        </w:rPr>
      </w:pPr>
      <w:r>
        <w:rPr>
          <w:sz w:val="24"/>
          <w:szCs w:val="24"/>
        </w:rPr>
        <w:t>You are not allowed to just change node values.</w:t>
      </w:r>
    </w:p>
    <w:p w14:paraId="15DA380C" w14:textId="77777777" w:rsidR="00146969" w:rsidRDefault="00000000">
      <w:pPr>
        <w:numPr>
          <w:ilvl w:val="0"/>
          <w:numId w:val="2"/>
        </w:numPr>
        <w:rPr>
          <w:sz w:val="24"/>
          <w:szCs w:val="24"/>
        </w:rPr>
      </w:pPr>
      <w:r>
        <w:rPr>
          <w:sz w:val="24"/>
          <w:szCs w:val="24"/>
        </w:rPr>
        <w:t>You are not allowed just to change node values.</w:t>
      </w:r>
    </w:p>
    <w:p w14:paraId="0565B709" w14:textId="77777777" w:rsidR="00146969" w:rsidRDefault="00000000">
      <w:pPr>
        <w:numPr>
          <w:ilvl w:val="0"/>
          <w:numId w:val="2"/>
        </w:numPr>
        <w:rPr>
          <w:sz w:val="24"/>
          <w:szCs w:val="24"/>
        </w:rPr>
      </w:pPr>
      <w:r>
        <w:rPr>
          <w:sz w:val="24"/>
          <w:szCs w:val="24"/>
        </w:rPr>
        <w:t>The time complexity requirement of this method is O(1).</w:t>
      </w:r>
    </w:p>
    <w:p w14:paraId="0565B70A" w14:textId="77777777" w:rsidR="00146969" w:rsidRDefault="00000000">
      <w:pPr>
        <w:numPr>
          <w:ilvl w:val="0"/>
          <w:numId w:val="2"/>
        </w:numPr>
        <w:rPr>
          <w:sz w:val="24"/>
          <w:szCs w:val="24"/>
        </w:rPr>
      </w:pPr>
      <w:r>
        <w:rPr>
          <w:sz w:val="24"/>
          <w:szCs w:val="24"/>
        </w:rPr>
        <w:t>The space complexity requirement of this method is O(1).</w:t>
      </w:r>
    </w:p>
    <w:p w14:paraId="0565B70B" w14:textId="77777777" w:rsidR="00146969" w:rsidRDefault="00000000">
      <w:pPr>
        <w:pStyle w:val="2"/>
      </w:pPr>
      <w:bookmarkStart w:id="4" w:name="_3o8j8npzbhwu" w:colFirst="0" w:colLast="0"/>
      <w:bookmarkEnd w:id="4"/>
      <w:r>
        <w:lastRenderedPageBreak/>
        <w:t>Problem 3 – Isomorphic - 25 Points</w:t>
      </w:r>
    </w:p>
    <w:p w14:paraId="0565B70C" w14:textId="77777777" w:rsidR="00146969" w:rsidRDefault="00000000">
      <w:pPr>
        <w:jc w:val="both"/>
        <w:rPr>
          <w:sz w:val="24"/>
          <w:szCs w:val="24"/>
        </w:rPr>
      </w:pPr>
      <w:r>
        <w:rPr>
          <w:sz w:val="24"/>
          <w:szCs w:val="24"/>
        </w:rPr>
        <w:t xml:space="preserve">Implement the member </w:t>
      </w:r>
      <w:r>
        <w:rPr>
          <w:rFonts w:ascii="Consolas" w:eastAsia="Consolas" w:hAnsi="Consolas" w:cs="Consolas"/>
          <w:sz w:val="24"/>
          <w:szCs w:val="24"/>
        </w:rPr>
        <w:t>is_isomorphic(self, other)</w:t>
      </w:r>
      <w:r>
        <w:rPr>
          <w:sz w:val="24"/>
          <w:szCs w:val="24"/>
        </w:rPr>
        <w:t>, which analyzes whether 𝑠𝑒𝑙𝑓 and 𝑜𝑡ℎ𝑒𝑟 are isomorphic representations. If so, return true. Otherwise, return false. Isomorphic trees have one or more children flipped for nodes. Flips swap the left and right child of a node.</w:t>
      </w:r>
    </w:p>
    <w:p w14:paraId="0565B70D" w14:textId="77777777" w:rsidR="00146969" w:rsidRDefault="00146969">
      <w:pPr>
        <w:jc w:val="both"/>
        <w:rPr>
          <w:sz w:val="24"/>
          <w:szCs w:val="24"/>
        </w:rPr>
      </w:pPr>
    </w:p>
    <w:p w14:paraId="0565B70E" w14:textId="77777777" w:rsidR="00146969" w:rsidRDefault="00000000">
      <w:pPr>
        <w:jc w:val="both"/>
        <w:rPr>
          <w:rFonts w:ascii="Montserrat" w:eastAsia="Montserrat" w:hAnsi="Montserrat" w:cs="Montserrat"/>
          <w:b/>
          <w:color w:val="57068C"/>
          <w:sz w:val="26"/>
          <w:szCs w:val="26"/>
        </w:rPr>
      </w:pPr>
      <w:r>
        <w:rPr>
          <w:rFonts w:ascii="Montserrat" w:eastAsia="Montserrat" w:hAnsi="Montserrat" w:cs="Montserrat"/>
          <w:b/>
          <w:color w:val="57068C"/>
          <w:sz w:val="26"/>
          <w:szCs w:val="26"/>
        </w:rPr>
        <w:t>Requirements</w:t>
      </w:r>
    </w:p>
    <w:p w14:paraId="0565B70F" w14:textId="77777777" w:rsidR="00146969" w:rsidRDefault="00146969">
      <w:pPr>
        <w:jc w:val="both"/>
        <w:rPr>
          <w:rFonts w:ascii="Montserrat" w:eastAsia="Montserrat" w:hAnsi="Montserrat" w:cs="Montserrat"/>
          <w:b/>
          <w:color w:val="57068C"/>
        </w:rPr>
      </w:pPr>
    </w:p>
    <w:p w14:paraId="0565B710" w14:textId="77777777" w:rsidR="00146969" w:rsidRDefault="00000000">
      <w:pPr>
        <w:numPr>
          <w:ilvl w:val="0"/>
          <w:numId w:val="4"/>
        </w:numPr>
        <w:rPr>
          <w:sz w:val="24"/>
          <w:szCs w:val="24"/>
        </w:rPr>
      </w:pPr>
      <w:r>
        <w:rPr>
          <w:sz w:val="24"/>
          <w:szCs w:val="24"/>
        </w:rPr>
        <w:t>Your function has to be in O(n^2) time complexity.</w:t>
      </w:r>
    </w:p>
    <w:p w14:paraId="0565B711" w14:textId="6E5E6E92" w:rsidR="00146969" w:rsidRDefault="00000000">
      <w:pPr>
        <w:numPr>
          <w:ilvl w:val="0"/>
          <w:numId w:val="4"/>
        </w:numPr>
        <w:rPr>
          <w:sz w:val="24"/>
          <w:szCs w:val="24"/>
        </w:rPr>
      </w:pPr>
      <w:r>
        <w:rPr>
          <w:sz w:val="24"/>
          <w:szCs w:val="24"/>
        </w:rPr>
        <w:t>Your function has to be in O(n</w:t>
      </w:r>
      <w:ins w:id="5" w:author="Microsoft Word" w:date="2025-04-18T15:30:00Z" w16du:dateUtc="2025-04-18T07:30:00Z">
        <w:r>
          <w:rPr>
            <w:sz w:val="24"/>
            <w:szCs w:val="24"/>
          </w:rPr>
          <w:t>1</w:t>
        </w:r>
      </w:ins>
      <w:r>
        <w:rPr>
          <w:sz w:val="24"/>
          <w:szCs w:val="24"/>
        </w:rPr>
        <w:t>) space complexity.</w:t>
      </w:r>
    </w:p>
    <w:p w14:paraId="0565B712" w14:textId="77777777" w:rsidR="00146969" w:rsidRDefault="00000000">
      <w:pPr>
        <w:numPr>
          <w:ilvl w:val="0"/>
          <w:numId w:val="4"/>
        </w:numPr>
        <w:rPr>
          <w:sz w:val="24"/>
          <w:szCs w:val="24"/>
        </w:rPr>
      </w:pPr>
      <w:r>
        <w:rPr>
          <w:sz w:val="24"/>
          <w:szCs w:val="24"/>
        </w:rPr>
        <w:t>You cannot use Python lists or any other built-in data structures.</w:t>
      </w:r>
    </w:p>
    <w:p w14:paraId="0565B713" w14:textId="77777777" w:rsidR="00146969" w:rsidRDefault="00146969">
      <w:pPr>
        <w:rPr>
          <w:sz w:val="24"/>
          <w:szCs w:val="24"/>
        </w:rPr>
      </w:pPr>
    </w:p>
    <w:p w14:paraId="0565B714" w14:textId="77777777" w:rsidR="00146969" w:rsidRDefault="00000000">
      <w:pPr>
        <w:pStyle w:val="2"/>
      </w:pPr>
      <w:bookmarkStart w:id="6" w:name="_wszdu5yndrs7" w:colFirst="0" w:colLast="0"/>
      <w:bookmarkEnd w:id="6"/>
      <w:r>
        <w:t>Problem 4 – One-Zero-Tree - 25 Points</w:t>
      </w:r>
    </w:p>
    <w:p w14:paraId="0565B715" w14:textId="77777777" w:rsidR="00146969" w:rsidRDefault="00000000">
      <w:pPr>
        <w:jc w:val="both"/>
        <w:rPr>
          <w:sz w:val="24"/>
          <w:szCs w:val="24"/>
        </w:rPr>
      </w:pPr>
      <w:r>
        <w:rPr>
          <w:sz w:val="24"/>
          <w:szCs w:val="24"/>
        </w:rPr>
        <w:t>Implement the function one_zero_update(tree) to update the tree's internal nodes based on the following rules. Please note that the function is not a class member:</w:t>
      </w:r>
    </w:p>
    <w:p w14:paraId="0565B716" w14:textId="77777777" w:rsidR="00146969" w:rsidRDefault="00146969">
      <w:pPr>
        <w:jc w:val="both"/>
        <w:rPr>
          <w:sz w:val="24"/>
          <w:szCs w:val="24"/>
        </w:rPr>
      </w:pPr>
    </w:p>
    <w:p w14:paraId="0565B717" w14:textId="77777777" w:rsidR="00146969" w:rsidRDefault="00000000">
      <w:pPr>
        <w:numPr>
          <w:ilvl w:val="0"/>
          <w:numId w:val="6"/>
        </w:numPr>
        <w:jc w:val="both"/>
        <w:rPr>
          <w:sz w:val="24"/>
          <w:szCs w:val="24"/>
        </w:rPr>
      </w:pPr>
      <w:r>
        <w:rPr>
          <w:sz w:val="24"/>
          <w:szCs w:val="24"/>
        </w:rPr>
        <w:t>If a node has a depth of 0,2,4,6,.. its element equals the maximum of its children.</w:t>
      </w:r>
    </w:p>
    <w:p w14:paraId="0565B718" w14:textId="77777777" w:rsidR="00146969" w:rsidRDefault="00000000">
      <w:pPr>
        <w:numPr>
          <w:ilvl w:val="0"/>
          <w:numId w:val="6"/>
        </w:numPr>
        <w:jc w:val="both"/>
        <w:rPr>
          <w:sz w:val="24"/>
          <w:szCs w:val="24"/>
        </w:rPr>
      </w:pPr>
      <w:r>
        <w:rPr>
          <w:sz w:val="24"/>
          <w:szCs w:val="24"/>
        </w:rPr>
        <w:t>If a node has a depth of 1,3,5,7,... its element equals the minimum of its children.</w:t>
      </w:r>
    </w:p>
    <w:p w14:paraId="0565B719" w14:textId="77777777" w:rsidR="00146969" w:rsidRDefault="00146969">
      <w:pPr>
        <w:jc w:val="both"/>
        <w:rPr>
          <w:sz w:val="24"/>
          <w:szCs w:val="24"/>
        </w:rPr>
      </w:pPr>
    </w:p>
    <w:p w14:paraId="0565B71A" w14:textId="77777777" w:rsidR="00146969" w:rsidRDefault="00000000">
      <w:pPr>
        <w:jc w:val="both"/>
        <w:rPr>
          <w:rFonts w:ascii="Montserrat" w:eastAsia="Montserrat" w:hAnsi="Montserrat" w:cs="Montserrat"/>
          <w:b/>
          <w:color w:val="57068C"/>
          <w:sz w:val="26"/>
          <w:szCs w:val="26"/>
        </w:rPr>
      </w:pPr>
      <w:r>
        <w:rPr>
          <w:rFonts w:ascii="Montserrat" w:eastAsia="Montserrat" w:hAnsi="Montserrat" w:cs="Montserrat"/>
          <w:b/>
          <w:color w:val="57068C"/>
          <w:sz w:val="26"/>
          <w:szCs w:val="26"/>
        </w:rPr>
        <w:t>Requirements</w:t>
      </w:r>
    </w:p>
    <w:p w14:paraId="0565B71B" w14:textId="77777777" w:rsidR="00146969" w:rsidRDefault="00146969">
      <w:pPr>
        <w:jc w:val="both"/>
        <w:rPr>
          <w:rFonts w:ascii="Montserrat" w:eastAsia="Montserrat" w:hAnsi="Montserrat" w:cs="Montserrat"/>
          <w:b/>
          <w:color w:val="57068C"/>
        </w:rPr>
      </w:pPr>
    </w:p>
    <w:p w14:paraId="0565B71C" w14:textId="77777777" w:rsidR="00146969" w:rsidRDefault="00000000">
      <w:pPr>
        <w:numPr>
          <w:ilvl w:val="0"/>
          <w:numId w:val="3"/>
        </w:numPr>
        <w:rPr>
          <w:sz w:val="24"/>
          <w:szCs w:val="24"/>
        </w:rPr>
      </w:pPr>
      <w:r>
        <w:rPr>
          <w:sz w:val="24"/>
          <w:szCs w:val="24"/>
        </w:rPr>
        <w:t>Your function has to be in O(n) time complexity.</w:t>
      </w:r>
    </w:p>
    <w:p w14:paraId="0565B71D" w14:textId="77777777" w:rsidR="00146969" w:rsidRDefault="00000000">
      <w:pPr>
        <w:numPr>
          <w:ilvl w:val="0"/>
          <w:numId w:val="3"/>
        </w:numPr>
        <w:rPr>
          <w:sz w:val="24"/>
          <w:szCs w:val="24"/>
        </w:rPr>
      </w:pPr>
      <w:r>
        <w:rPr>
          <w:sz w:val="24"/>
          <w:szCs w:val="24"/>
        </w:rPr>
        <w:t>Your function has to return the same tree with all internal nodes updated.</w:t>
      </w:r>
    </w:p>
    <w:p w14:paraId="0565B71E" w14:textId="77777777" w:rsidR="00146969" w:rsidRDefault="00000000">
      <w:pPr>
        <w:numPr>
          <w:ilvl w:val="0"/>
          <w:numId w:val="3"/>
        </w:numPr>
        <w:rPr>
          <w:sz w:val="24"/>
          <w:szCs w:val="24"/>
        </w:rPr>
      </w:pPr>
      <w:r>
        <w:rPr>
          <w:sz w:val="24"/>
          <w:szCs w:val="24"/>
        </w:rPr>
        <w:t>You cannot use Python lists or any other built-in data structures.</w:t>
      </w:r>
    </w:p>
    <w:sectPr w:rsidR="00146969">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374B6" w14:textId="77777777" w:rsidR="000B09B4" w:rsidRDefault="000B09B4">
      <w:pPr>
        <w:spacing w:line="240" w:lineRule="auto"/>
      </w:pPr>
      <w:r>
        <w:separator/>
      </w:r>
    </w:p>
  </w:endnote>
  <w:endnote w:type="continuationSeparator" w:id="0">
    <w:p w14:paraId="20559228" w14:textId="77777777" w:rsidR="000B09B4" w:rsidRDefault="000B09B4">
      <w:pPr>
        <w:spacing w:line="240" w:lineRule="auto"/>
      </w:pPr>
      <w:r>
        <w:continuationSeparator/>
      </w:r>
    </w:p>
  </w:endnote>
  <w:endnote w:type="continuationNotice" w:id="1">
    <w:p w14:paraId="395C5AF0" w14:textId="77777777" w:rsidR="000B09B4" w:rsidRDefault="000B09B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Light">
    <w:charset w:val="00"/>
    <w:family w:val="auto"/>
    <w:pitch w:val="variable"/>
    <w:sig w:usb0="2000020F" w:usb1="00000003" w:usb2="00000000" w:usb3="00000000" w:csb0="00000197" w:csb1="00000000"/>
    <w:embedRegular r:id="rId1" w:fontKey="{AB79276E-076F-4FF3-AF79-328E721E274C}"/>
  </w:font>
  <w:font w:name="Montserrat ExtraBold">
    <w:charset w:val="00"/>
    <w:family w:val="auto"/>
    <w:pitch w:val="variable"/>
    <w:sig w:usb0="2000020F" w:usb1="00000003" w:usb2="00000000" w:usb3="00000000" w:csb0="00000197" w:csb1="00000000"/>
    <w:embedRegular r:id="rId2" w:fontKey="{9EC6DF9D-2194-4D5D-A5DC-E52F1D39C8B2}"/>
  </w:font>
  <w:font w:name="Montserrat">
    <w:charset w:val="00"/>
    <w:family w:val="auto"/>
    <w:pitch w:val="variable"/>
    <w:sig w:usb0="2000020F" w:usb1="00000003" w:usb2="00000000" w:usb3="00000000" w:csb0="00000197" w:csb1="00000000"/>
    <w:embedRegular r:id="rId3" w:fontKey="{AA17D5C5-123E-4299-A020-D29C3D27BFCD}"/>
    <w:embedBold r:id="rId4" w:fontKey="{4B3822CB-71B2-413A-A7F2-3A418486C601}"/>
    <w:embedItalic r:id="rId5" w:fontKey="{10CD482B-6568-49D2-A794-EADFBDBC50B2}"/>
  </w:font>
  <w:font w:name="Consolas">
    <w:panose1 w:val="020B0609020204030204"/>
    <w:charset w:val="00"/>
    <w:family w:val="modern"/>
    <w:pitch w:val="fixed"/>
    <w:sig w:usb0="E00006FF" w:usb1="0000FCFF" w:usb2="00000001" w:usb3="00000000" w:csb0="0000019F" w:csb1="00000000"/>
    <w:embedRegular r:id="rId6" w:fontKey="{86F2A4F2-D7D2-496D-A215-EA6E9020A94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7" w:fontKey="{19853A12-6D89-44EC-830D-A58A70260F74}"/>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5B72C" w14:textId="37C4D90A" w:rsidR="00146969" w:rsidRDefault="00000000">
    <w:pPr>
      <w:jc w:val="both"/>
      <w:rPr>
        <w:b/>
        <w:color w:val="666666"/>
        <w:sz w:val="24"/>
        <w:szCs w:val="24"/>
      </w:rPr>
    </w:pPr>
    <w:r>
      <w:rPr>
        <w:color w:val="666666"/>
        <w:sz w:val="24"/>
        <w:szCs w:val="24"/>
      </w:rPr>
      <w:t>Data Structures (CSCI-SHU 210) - Fall 2025 - Homework Assignment 6</w:t>
    </w:r>
    <w:r>
      <w:rPr>
        <w:b/>
        <w:color w:val="666666"/>
        <w:sz w:val="24"/>
        <w:szCs w:val="24"/>
      </w:rPr>
      <w:br/>
      <w:t>New York University Shanghai</w:t>
    </w:r>
    <w:r>
      <w:rPr>
        <w:color w:val="666666"/>
        <w:sz w:val="24"/>
        <w:szCs w:val="24"/>
      </w:rPr>
      <w:tab/>
    </w:r>
    <w:r>
      <w:rPr>
        <w:color w:val="666666"/>
        <w:sz w:val="24"/>
        <w:szCs w:val="24"/>
      </w:rPr>
      <w:tab/>
    </w:r>
    <w:r>
      <w:rPr>
        <w:color w:val="666666"/>
        <w:sz w:val="24"/>
        <w:szCs w:val="24"/>
      </w:rPr>
      <w:tab/>
    </w:r>
    <w:r>
      <w:rPr>
        <w:color w:val="666666"/>
        <w:sz w:val="24"/>
        <w:szCs w:val="24"/>
      </w:rPr>
      <w:tab/>
    </w:r>
    <w:r>
      <w:rPr>
        <w:color w:val="666666"/>
        <w:sz w:val="24"/>
        <w:szCs w:val="24"/>
      </w:rPr>
      <w:tab/>
    </w:r>
    <w:r>
      <w:rPr>
        <w:color w:val="666666"/>
        <w:sz w:val="24"/>
        <w:szCs w:val="24"/>
      </w:rPr>
      <w:tab/>
    </w:r>
    <w:r>
      <w:rPr>
        <w:color w:val="666666"/>
        <w:sz w:val="24"/>
        <w:szCs w:val="24"/>
      </w:rPr>
      <w:tab/>
    </w:r>
    <w:r>
      <w:rPr>
        <w:color w:val="666666"/>
        <w:sz w:val="24"/>
        <w:szCs w:val="24"/>
      </w:rPr>
      <w:tab/>
    </w:r>
    <w:r>
      <w:rPr>
        <w:b/>
        <w:color w:val="666666"/>
        <w:sz w:val="24"/>
        <w:szCs w:val="24"/>
      </w:rPr>
      <w:fldChar w:fldCharType="begin"/>
    </w:r>
    <w:r>
      <w:rPr>
        <w:b/>
        <w:color w:val="666666"/>
        <w:sz w:val="24"/>
        <w:szCs w:val="24"/>
      </w:rPr>
      <w:instrText>PAGE</w:instrText>
    </w:r>
    <w:r>
      <w:rPr>
        <w:b/>
        <w:color w:val="666666"/>
        <w:sz w:val="24"/>
        <w:szCs w:val="24"/>
      </w:rPr>
      <w:fldChar w:fldCharType="separate"/>
    </w:r>
    <w:r>
      <w:rPr>
        <w:b/>
        <w:color w:val="666666"/>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5B72E" w14:textId="77777777" w:rsidR="00146969" w:rsidRDefault="00000000">
    <w:pPr>
      <w:jc w:val="both"/>
      <w:rPr>
        <w:color w:val="666666"/>
        <w:sz w:val="24"/>
        <w:szCs w:val="24"/>
      </w:rPr>
    </w:pPr>
    <w:r>
      <w:rPr>
        <w:sz w:val="24"/>
        <w:szCs w:val="24"/>
      </w:rPr>
      <w:t xml:space="preserve">Spring 2025 - Revision 1 - </w:t>
    </w:r>
    <w:r>
      <w:rPr>
        <w:i/>
        <w:sz w:val="24"/>
        <w:szCs w:val="24"/>
      </w:rPr>
      <w:t>April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4F2B48" w14:textId="77777777" w:rsidR="000B09B4" w:rsidRDefault="000B09B4">
      <w:pPr>
        <w:spacing w:line="240" w:lineRule="auto"/>
      </w:pPr>
      <w:r>
        <w:separator/>
      </w:r>
    </w:p>
  </w:footnote>
  <w:footnote w:type="continuationSeparator" w:id="0">
    <w:p w14:paraId="1A83CF8F" w14:textId="77777777" w:rsidR="000B09B4" w:rsidRDefault="000B09B4">
      <w:pPr>
        <w:spacing w:line="240" w:lineRule="auto"/>
      </w:pPr>
      <w:r>
        <w:continuationSeparator/>
      </w:r>
    </w:p>
  </w:footnote>
  <w:footnote w:type="continuationNotice" w:id="1">
    <w:p w14:paraId="1C1B0FDB" w14:textId="77777777" w:rsidR="000B09B4" w:rsidRDefault="000B09B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5B72B" w14:textId="77777777" w:rsidR="00146969" w:rsidRDefault="001469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5B72D" w14:textId="77777777" w:rsidR="00146969" w:rsidRDefault="001469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5A0733"/>
    <w:multiLevelType w:val="multilevel"/>
    <w:tmpl w:val="DC2E4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4657DC6"/>
    <w:multiLevelType w:val="multilevel"/>
    <w:tmpl w:val="C242F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1E7789"/>
    <w:multiLevelType w:val="multilevel"/>
    <w:tmpl w:val="46943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1F1DAC"/>
    <w:multiLevelType w:val="multilevel"/>
    <w:tmpl w:val="0576B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727927"/>
    <w:multiLevelType w:val="multilevel"/>
    <w:tmpl w:val="305CC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1A0687"/>
    <w:multiLevelType w:val="multilevel"/>
    <w:tmpl w:val="531CB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8FF4901"/>
    <w:multiLevelType w:val="multilevel"/>
    <w:tmpl w:val="C2642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947CB2"/>
    <w:multiLevelType w:val="multilevel"/>
    <w:tmpl w:val="2422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61720E"/>
    <w:multiLevelType w:val="multilevel"/>
    <w:tmpl w:val="A488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665AC7"/>
    <w:multiLevelType w:val="multilevel"/>
    <w:tmpl w:val="9C6E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7A1AFC"/>
    <w:multiLevelType w:val="multilevel"/>
    <w:tmpl w:val="E24E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B670B5"/>
    <w:multiLevelType w:val="multilevel"/>
    <w:tmpl w:val="5DF2A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3366878">
    <w:abstractNumId w:val="11"/>
  </w:num>
  <w:num w:numId="2" w16cid:durableId="17170735">
    <w:abstractNumId w:val="1"/>
  </w:num>
  <w:num w:numId="3" w16cid:durableId="872233995">
    <w:abstractNumId w:val="8"/>
  </w:num>
  <w:num w:numId="4" w16cid:durableId="820577690">
    <w:abstractNumId w:val="0"/>
  </w:num>
  <w:num w:numId="5" w16cid:durableId="1990743368">
    <w:abstractNumId w:val="7"/>
  </w:num>
  <w:num w:numId="6" w16cid:durableId="346255410">
    <w:abstractNumId w:val="10"/>
  </w:num>
  <w:num w:numId="7" w16cid:durableId="1612202614">
    <w:abstractNumId w:val="3"/>
  </w:num>
  <w:num w:numId="8" w16cid:durableId="282075854">
    <w:abstractNumId w:val="4"/>
  </w:num>
  <w:num w:numId="9" w16cid:durableId="1121387714">
    <w:abstractNumId w:val="2"/>
  </w:num>
  <w:num w:numId="10" w16cid:durableId="862864642">
    <w:abstractNumId w:val="6"/>
  </w:num>
  <w:num w:numId="11" w16cid:durableId="469828688">
    <w:abstractNumId w:val="5"/>
  </w:num>
  <w:num w:numId="12" w16cid:durableId="13045754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E7E"/>
    <w:rsid w:val="000B09B4"/>
    <w:rsid w:val="00135AFF"/>
    <w:rsid w:val="00146969"/>
    <w:rsid w:val="003C0E7E"/>
    <w:rsid w:val="00560A34"/>
    <w:rsid w:val="00B818C8"/>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5B6BA"/>
  <w15:docId w15:val="{5FCD2A3A-F091-45F5-948F-D8BE5EDF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after="60"/>
      <w:outlineLvl w:val="1"/>
    </w:pPr>
    <w:rPr>
      <w:rFonts w:ascii="Montserrat Light" w:eastAsia="Montserrat Light" w:hAnsi="Montserrat Light" w:cs="Montserrat Light"/>
      <w:sz w:val="36"/>
      <w:szCs w:val="36"/>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semiHidden/>
    <w:unhideWhenUsed/>
    <w:rsid w:val="00B818C8"/>
    <w:pPr>
      <w:tabs>
        <w:tab w:val="center" w:pos="4153"/>
        <w:tab w:val="right" w:pos="8306"/>
      </w:tabs>
      <w:spacing w:line="240" w:lineRule="auto"/>
    </w:pPr>
  </w:style>
  <w:style w:type="character" w:customStyle="1" w:styleId="a7">
    <w:name w:val="页眉 字符"/>
    <w:basedOn w:val="a0"/>
    <w:link w:val="a6"/>
    <w:uiPriority w:val="99"/>
    <w:semiHidden/>
    <w:rsid w:val="00B818C8"/>
  </w:style>
  <w:style w:type="paragraph" w:styleId="a8">
    <w:name w:val="footer"/>
    <w:basedOn w:val="a"/>
    <w:link w:val="a9"/>
    <w:uiPriority w:val="99"/>
    <w:semiHidden/>
    <w:unhideWhenUsed/>
    <w:rsid w:val="00B818C8"/>
    <w:pPr>
      <w:tabs>
        <w:tab w:val="center" w:pos="4153"/>
        <w:tab w:val="right" w:pos="8306"/>
      </w:tabs>
      <w:spacing w:line="240" w:lineRule="auto"/>
    </w:pPr>
  </w:style>
  <w:style w:type="character" w:customStyle="1" w:styleId="a9">
    <w:name w:val="页脚 字符"/>
    <w:basedOn w:val="a0"/>
    <w:link w:val="a8"/>
    <w:uiPriority w:val="99"/>
    <w:semiHidden/>
    <w:rsid w:val="00B81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533</Words>
  <Characters>3043</Characters>
  <Application>Microsoft Office Word</Application>
  <DocSecurity>0</DocSecurity>
  <Lines>25</Lines>
  <Paragraphs>7</Paragraphs>
  <ScaleCrop>false</ScaleCrop>
  <Company/>
  <LinksUpToDate>false</LinksUpToDate>
  <CharactersWithSpaces>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Geo Wang</cp:lastModifiedBy>
  <cp:revision>2</cp:revision>
  <dcterms:created xsi:type="dcterms:W3CDTF">2025-04-18T07:30:00Z</dcterms:created>
  <dcterms:modified xsi:type="dcterms:W3CDTF">2025-04-18T07:30:00Z</dcterms:modified>
</cp:coreProperties>
</file>